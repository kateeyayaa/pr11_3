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Министерство образования и молодежной политики Свердловской области</w: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-896620</wp:posOffset>
                </wp:positionH>
                <wp:positionV relativeFrom="paragraph">
                  <wp:posOffset>-457200</wp:posOffset>
                </wp:positionV>
                <wp:extent cx="6648450" cy="9477375"/>
                <wp:effectExtent l="0" t="0" r="0" b="0"/>
                <wp:wrapNone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1775" y="0"/>
                          <a:ext cx="6648450" cy="9477273"/>
                          <a:chOff x="2021775" y="0"/>
                          <a:chExt cx="6648450" cy="756000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8E834E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" name="Группа 2"/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Pr id="4" name="Прямая со стрелкой 4"/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Прямая со стрелкой 5"/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6" name="Shape 7" descr="эмблема ЕКТС 2009"/>
                            <pic:cNvPicPr preferRelativeResize="0"/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0.6pt;margin-top:-36pt;height:746.25pt;width:523.5pt;z-index:251659264;mso-width-relative:page;mso-height-relative:page;" coordorigin="2021775,0" coordsize="6648450,7560000" o:gfxdata="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">
                <o:lock v:ext="edit" aspectratio="f"/>
                <v:group id="_x0000_s1026" o:spid="_x0000_s1026" o:spt="203" style="position:absolute;left:2021775;top:0;height:7560000;width:6648450;" coordorigin="710,501" coordsize="10470,14565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3" o:spid="_x0000_s1026" o:spt="1" style="position:absolute;left:710;top:501;height:14550;width:104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0A8E834E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group id="_x0000_s1026" o:spid="_x0000_s1026" o:spt="203" style="position:absolute;left:710;top:501;height:14565;width:10470;" coordorigin="1006,1008" coordsize="10470,14565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Z2bYrLgAAADa&#10;AAAADwAAAGRycy9kb3ducmV2LnhtbEWPzQrCMBCE74LvEFbwpqk/SKlGD4KgeLKK4m1p1rbYbEoT&#10;q769EQSPw8x8wyxWL1OJlhpXWlYwGkYgiDOrS84VnI6bQQzCeWSNlWVS8CYHq2W3s8BE2ycfqE19&#10;LgKEXYIKCu/rREqXFWTQDW1NHLybbQz6IJtc6gafAW4qOY6imTRYclgosKZ1Qdk9fRgFl+tZ++sd&#10;17t4n17afS5pwq1S/d4omoPw9PL/8K+91Qqm8L0Sb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2bYrLgAAADaAAAA&#10;DwAAAAAAAAABACAAAAAiAAAAZHJzL2Rvd25yZXYueG1sUEsBAhQAFAAAAAgAh07iQDMvBZ47AAAA&#10;OQAAABAAAAAAAAAAAQAgAAAABwEAAGRycy9zaGFwZXhtbC54bWxQSwUGAAAAAAYABgBbAQAAsQMA&#10;AAAA&#10;">
                      <v:fill on="f" focussize="0,0"/>
                      <v:stroke weight="6pt" color="#5F497A" linestyle="thickBetweenThin" joinstyle="round" startarrowwidth="narrow" startarrowlength="short" endarrowwidth="narrow" endarrowlength="short"/>
                      <v:imagedata o:title=""/>
                      <o:lock v:ext="edit" aspectratio="f"/>
                    </v:shape>
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CCp9N7cAAADa&#10;AAAADwAAAGRycy9kb3ducmV2LnhtbEWPwQrCMBBE74L/EFbwpqmKUqrRgyAonqyieFuatS02m9LE&#10;qn9vBMHjMDNvmMXqZSrRUuNKywpGwwgEcWZ1ybmC03EziEE4j6yxskwK3uRgtex2Fpho++QDtanP&#10;RYCwS1BB4X2dSOmyggy6oa2Jg3ezjUEfZJNL3eAzwE0lx1E0kwZLDgsF1rQuKLunD6Pgcj1rf73j&#10;ehfv00u7zyVNuFWq3xtFcxCeXv4f/rW3WsEU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IKn03twAAANoAAAAP&#10;AAAAAAAAAAEAIAAAACIAAABkcnMvZG93bnJldi54bWxQSwECFAAUAAAACACHTuJAMy8FnjsAAAA5&#10;AAAAEAAAAAAAAAABACAAAAAGAQAAZHJzL3NoYXBleG1sLnhtbFBLBQYAAAAABgAGAFsBAACwAwAA&#10;AAA=&#10;">
                      <v:fill on="f" focussize="0,0"/>
                      <v:stroke weight="6pt" color="#5F497A" linestyle="thickBetweenThin" joinstyle="round" startarrowwidth="narrow" startarrowlength="short" endarrowwidth="narrow" endarrowlength="short"/>
                      <v:imagedata o:title=""/>
                      <o:lock v:ext="edit" aspectratio="f"/>
                    </v:shape>
                  </v:group>
                  <v:shape id="Shape 7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UY99gbwAAADa&#10;AAAADwAAAGRycy9kb3ducmV2LnhtbEWPS4sCMRCE78L+h9ALe3MSZRGZNXqQXVTw4ov12E7amcFJ&#10;Z5zE5683guCxqKqvqMHoaitxpsaXjjV0EgWCOHOm5FzDevXX7oPwAdlg5Zg03MjDaPjRGmBq3IUX&#10;dF6GXEQI+xQ1FCHUqZQ+K8iiT1xNHL29ayyGKJtcmgYvEW4r2VWqJy2WHBcKrGlcUHZYnqwGZbPt&#10;bnPys4ns/sr5/fjt7f9W66/PjvoBEega3uFXe2o09OB5Jd4AO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PfYG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6" o:title=""/>
                    <o:lock v:ext="edit" aspectratio="f"/>
                  </v:shape>
                </v:group>
              </v:group>
            </w:pict>
          </mc:Fallback>
        </mc:AlternateContent>
      </w:r>
    </w:p>
    <w:p w14:paraId="00000002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ГАПОУ СО «Екатеринбургский колледж транспортного строительства»</w:t>
      </w:r>
    </w:p>
    <w:p w14:paraId="0000000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C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Отчёт по программе  «Практическая11.3»</w:t>
      </w:r>
    </w:p>
    <w:p w14:paraId="0000000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5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Выполнил: Овчаренко Екатерина Константиновна</w:t>
      </w:r>
    </w:p>
    <w:p w14:paraId="00000016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Группа: ПР-22</w:t>
      </w:r>
    </w:p>
    <w:p w14:paraId="00000017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Преподаватель: Мирошниченко Г.В</w:t>
      </w:r>
    </w:p>
    <w:p w14:paraId="00000018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2026</w:t>
      </w:r>
    </w:p>
    <w:p w14:paraId="00000019">
      <w:pPr>
        <w:jc w:val="center"/>
      </w:pPr>
    </w:p>
    <w:p w14:paraId="0000001A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Задание </w:t>
      </w:r>
    </w:p>
    <w:p w14:paraId="0000001C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Создайте класс Робот с защитным полем, количеством жизней и методом поиска</w:t>
      </w:r>
    </w:p>
    <w:p w14:paraId="0000001D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оставшегося количества жизней после игры. В зависимости от выпавшего случайного значения</w:t>
      </w:r>
    </w:p>
    <w:p w14:paraId="0000001E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робот может потерять до половины своих жизней.</w:t>
      </w:r>
    </w:p>
    <w:p w14:paraId="0000001F">
      <w:pP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Входные и выходные данные</w:t>
      </w:r>
    </w:p>
    <w:p w14:paraId="57D4DC38">
      <w:pP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Входные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textBox4.Text - начальная жизнь первого робота (целое число)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textBox5.Text - начальная жизнь второго робота (целое число)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textBox6.Text - начальная жизнь третьего робота (целое число)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Выходные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label11.Text - отображение начальной жизни первого робота в формате "Робот1: значение"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label12.Text - отображение начальной жизни второго робота в формате "Робот2: значение"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label13.Text - отображение начальной жизни третьего робота в формате "Робот3: значение"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4. label14.Text - отображение жизни первого робота после игры в формате "Робот1 после игры: значение"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5. label15.Text - отображение жизни второго робота после игры в формате "Робот2 после игры: значение"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6. label16.Text - отображение жизни третьего робота после игры в формате "Робот3 после игры: значение"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7. MessageBox - всплывающее сообщение "введите жизнь робота" при пустых полях ввода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Блок-схема</w:t>
      </w:r>
    </w:p>
    <w:p w14:paraId="0000002F"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drawing>
          <wp:inline distT="0" distB="0" distL="114300" distR="114300">
            <wp:extent cx="2305050" cy="2037080"/>
            <wp:effectExtent l="0" t="0" r="0" b="0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rcRect l="46829" t="27361" r="14289" b="1155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8660">
      <w:pPr>
        <w:rPr>
          <w:rFonts w:hint="default"/>
          <w:lang w:val="ru-RU"/>
        </w:rPr>
      </w:pPr>
      <w:r>
        <w:drawing>
          <wp:inline distT="0" distB="0" distL="114300" distR="114300">
            <wp:extent cx="4921885" cy="4009390"/>
            <wp:effectExtent l="0" t="0" r="12065" b="10160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rcRect l="47204" t="23096" r="8365" b="12567"/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0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1">
      <w:r>
        <w:drawing>
          <wp:inline distT="0" distB="0" distL="114300" distR="114300">
            <wp:extent cx="3214370" cy="3875405"/>
            <wp:effectExtent l="0" t="0" r="5080" b="10795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rcRect l="60679" t="23248" r="9479" b="12795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2F80A">
      <w:pPr>
        <w:rPr>
          <w:rFonts w:hint="default"/>
          <w:lang w:val="en-US"/>
        </w:rPr>
      </w:pPr>
      <w:r>
        <w:drawing>
          <wp:inline distT="0" distB="0" distL="114300" distR="114300">
            <wp:extent cx="2261870" cy="3008630"/>
            <wp:effectExtent l="0" t="0" r="5080" b="1270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rcRect l="45544" t="20678" r="25161" b="10053"/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75535" cy="2889250"/>
            <wp:effectExtent l="0" t="0" r="5715" b="6350"/>
            <wp:docPr id="1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rcRect l="47761" t="23877" r="25096" b="17441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dt>
      <w:sdtPr>
        <w:tag w:val="goog_rdk_2"/>
        <w:id w:val="179761907"/>
      </w:sdtPr>
      <w:sdtContent>
        <w:p w14:paraId="00000032">
          <w:pPr>
            <w:rPr>
              <w:ins w:id="0" w:author="Катя Овчаренко" w:date="2026-03-12T09:00:55Z"/>
              <w:rFonts w:ascii="Times New Roman" w:hAnsi="Times New Roman" w:eastAsia="Times New Roman" w:cs="Times New Roman"/>
              <w:b/>
              <w:bCs/>
              <w:sz w:val="28"/>
              <w:szCs w:val="28"/>
            </w:rPr>
          </w:pPr>
          <w:sdt>
            <w:sdtPr>
              <w:tag w:val="goog_rdk_1"/>
              <w:id w:val="1832475591"/>
              <w:showingPlcHdr/>
            </w:sdtPr>
            <w:sdtContent>
              <w:r>
                <w:rPr>
                  <w:lang w:val="en-US"/>
                </w:rPr>
                <w:t xml:space="preserve">     </w:t>
              </w:r>
            </w:sdtContent>
          </w:sdt>
        </w:p>
      </w:sdtContent>
    </w:sdt>
    <w:sdt>
      <w:sdtPr>
        <w:tag w:val="goog_rdk_4"/>
        <w:id w:val="1260024824"/>
      </w:sdtPr>
      <w:sdtContent>
        <w:p w14:paraId="00000033">
          <w:pPr>
            <w:rPr>
              <w:ins w:id="1" w:author="Катя Овчаренко" w:date="2026-03-12T09:00:55Z"/>
              <w:rFonts w:ascii="Times New Roman" w:hAnsi="Times New Roman" w:eastAsia="Times New Roman" w:cs="Times New Roman"/>
              <w:b/>
              <w:bCs/>
              <w:sz w:val="28"/>
              <w:szCs w:val="28"/>
            </w:rPr>
          </w:pPr>
          <w:sdt>
            <w:sdtPr>
              <w:tag w:val="goog_rdk_3"/>
              <w:id w:val="147458059"/>
              <w:showingPlcHdr/>
            </w:sdtPr>
            <w:sdtContent>
              <w:r>
                <w:rPr>
                  <w:lang w:val="en-US"/>
                </w:rPr>
                <w:t xml:space="preserve">     </w:t>
              </w:r>
            </w:sdtContent>
          </w:sdt>
        </w:p>
      </w:sdtContent>
    </w:sdt>
    <w:p w14:paraId="00000034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Тестовые ситуации</w:t>
      </w:r>
    </w:p>
    <w:p w14:paraId="00000035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304790" cy="294513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 preferRelativeResize="0"/>
                  </pic:nvPicPr>
                  <pic:blipFill>
                    <a:blip r:embed="rId12"/>
                    <a:srcRect l="7811" t="11861" r="43012" b="39601"/>
                    <a:stretch>
                      <a:fillRect/>
                    </a:stretch>
                  </pic:blipFill>
                  <pic:spPr>
                    <a:xfrm>
                      <a:off x="0" y="0"/>
                      <a:ext cx="5304881" cy="294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Вывод</w:t>
      </w:r>
    </w:p>
    <w:p w14:paraId="0000003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Я поработала в windowsforms</w:t>
      </w:r>
    </w:p>
    <w:p w14:paraId="00000038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Листинг программы:</w:t>
      </w:r>
    </w:p>
    <w:p w14:paraId="141528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Form1_Load(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2AD4A3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{</w:t>
      </w:r>
    </w:p>
    <w:p w14:paraId="5B2EF3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label14.Visible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B622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label15.Visible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5C2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label16.Visible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3E86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label11.Text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"Робот1: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A6A1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label12.Text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"Робот2: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6FB88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label13.Text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"Робот3: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47D5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}</w:t>
      </w:r>
    </w:p>
    <w:p w14:paraId="229F55AA">
      <w:p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5876BC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ascii="Consolas" w:hAnsi="Consolas" w:eastAsia="Consolas" w:cs="Consolas"/>
          <w:color w:val="0000FF"/>
          <w:sz w:val="19"/>
          <w:szCs w:val="19"/>
          <w:rtl w:val="0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button2_Click(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1C6896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{ label14.Visible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0331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label15.Visible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213A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label16.Visible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371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(textBox4.Text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3C4EF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{</w:t>
      </w:r>
    </w:p>
    <w:p w14:paraId="5D4935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жизнь робота"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7609F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6351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}</w:t>
      </w:r>
    </w:p>
    <w:p w14:paraId="055547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70F8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(textBox5.Text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6ECD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{</w:t>
      </w:r>
    </w:p>
    <w:p w14:paraId="72618C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жизнь робота"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D1AE1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ACED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}</w:t>
      </w:r>
    </w:p>
    <w:p w14:paraId="5A8890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FAB9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(textBox6.Text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450BD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{</w:t>
      </w:r>
    </w:p>
    <w:p w14:paraId="43274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жизнь робота"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CA91F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95F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}</w:t>
      </w:r>
    </w:p>
    <w:p w14:paraId="05CE3F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Robot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robots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Robot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[3];</w:t>
      </w:r>
    </w:p>
    <w:p w14:paraId="22734B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3; i++)</w:t>
      </w:r>
    </w:p>
    <w:p w14:paraId="580BEA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robots[i]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Robot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70939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67C4AA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Чтение жизней из текстбоксов</w:t>
      </w:r>
    </w:p>
    <w:p w14:paraId="38BC50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robots[0].SetLife(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.ToInt32(textBox4.Text));</w:t>
      </w:r>
    </w:p>
    <w:p w14:paraId="582F1A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robots[1].SetLife(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.ToInt32(textBox5.Text));</w:t>
      </w:r>
    </w:p>
    <w:p w14:paraId="4E63E0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robots[2].SetLife(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.ToInt32(textBox6.Text));</w:t>
      </w:r>
    </w:p>
    <w:p w14:paraId="4D1FF4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87CB2E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 начальных жизней</w:t>
      </w:r>
    </w:p>
    <w:p w14:paraId="11431B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label11.Text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"Робот1: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robots[0].GetLife();</w:t>
      </w:r>
    </w:p>
    <w:p w14:paraId="34ED17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label12.Text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"Робот2: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robots[1].GetLife();</w:t>
      </w:r>
    </w:p>
    <w:p w14:paraId="62820F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label13.Text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"Робот3: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robots[2].GetLife();</w:t>
      </w:r>
    </w:p>
    <w:p w14:paraId="0C0AC0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FD8F62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Уменьшаем жизнь первого робота</w:t>
      </w:r>
    </w:p>
    <w:p w14:paraId="575FFA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initialLife = robots[0].GetLife();</w:t>
      </w:r>
    </w:p>
    <w:p w14:paraId="66FD4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robots[0].Min(initialLife);</w:t>
      </w:r>
    </w:p>
    <w:p w14:paraId="408A8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lifeAfterMin = robots[0].GetLife();</w:t>
      </w:r>
    </w:p>
    <w:p w14:paraId="00D04A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5BA1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5045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robots.Length; i++)</w:t>
      </w:r>
    </w:p>
    <w:p w14:paraId="012969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{</w:t>
      </w:r>
    </w:p>
    <w:p w14:paraId="0A6BB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robots[i].Kol(initialLife, lifeAfterMin);</w:t>
      </w:r>
    </w:p>
    <w:p w14:paraId="090F24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}</w:t>
      </w:r>
    </w:p>
    <w:p w14:paraId="3F56C5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</w:t>
      </w:r>
    </w:p>
    <w:p w14:paraId="4431753B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 жизней после игры</w:t>
      </w:r>
    </w:p>
    <w:p w14:paraId="313AB2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label14.Text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"Робот1 после игры: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robots[0].GetLife();</w:t>
      </w:r>
    </w:p>
    <w:p w14:paraId="25FF09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label15.Text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"Робот2 после игры: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robots[1].GetLife();</w:t>
      </w:r>
    </w:p>
    <w:p w14:paraId="029F13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label16.Text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"Робот3 после игры: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robots[2].GetLife();</w:t>
      </w:r>
    </w:p>
    <w:p w14:paraId="000000A1">
      <w:pPr>
        <w:spacing w:line="360" w:lineRule="auto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}</w:t>
      </w:r>
    </w:p>
    <w:p w14:paraId="74454E16">
      <w:pPr>
        <w:spacing w:beforeLines="0" w:afterLines="0"/>
        <w:jc w:val="left"/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Robot</w:t>
      </w:r>
    </w:p>
    <w:p w14:paraId="429641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75C8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kollife;</w:t>
      </w:r>
    </w:p>
    <w:p w14:paraId="659071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74E18D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GetLife()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метод для чтения закрытого поля</w:t>
      </w:r>
    </w:p>
    <w:p w14:paraId="19FD5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E3002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kollife;</w:t>
      </w:r>
    </w:p>
    <w:p w14:paraId="3E84A3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DFFF2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B55D7F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Метод уменьшения жизни</w:t>
      </w:r>
    </w:p>
    <w:p w14:paraId="7547E0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a)</w:t>
      </w:r>
    </w:p>
    <w:p w14:paraId="49045F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DBF8E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kollife = a;</w:t>
      </w:r>
    </w:p>
    <w:p w14:paraId="3B3118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3336AA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уменьшение жизни на 50%</w:t>
      </w:r>
    </w:p>
    <w:p w14:paraId="4B045F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kollife = kollife / 2;</w:t>
      </w:r>
    </w:p>
    <w:p w14:paraId="66B557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1EE1A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D06B66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Метод для увеличения жизни других роботов</w:t>
      </w:r>
    </w:p>
    <w:p w14:paraId="4B8D6E01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a = начальная жизнь робота, k = текущая жизнь после уменьшения</w:t>
      </w:r>
    </w:p>
    <w:p w14:paraId="787508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Kol(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k)</w:t>
      </w:r>
    </w:p>
    <w:p w14:paraId="493261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D6260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diffPercent 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)(((a - k) * 100.0) / a);</w:t>
      </w:r>
    </w:p>
    <w:p w14:paraId="3480A1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86EB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(diffPercent == 50)</w:t>
      </w:r>
    </w:p>
    <w:p w14:paraId="629CB7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kollife += 30;</w:t>
      </w:r>
    </w:p>
    <w:p w14:paraId="4CA429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(diffPercent == 30)</w:t>
      </w:r>
    </w:p>
    <w:p w14:paraId="71A560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kollife += 20;</w:t>
      </w:r>
    </w:p>
    <w:p w14:paraId="0789CE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D0C9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82F960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Метод для задания жизни с клавиатуры</w:t>
      </w:r>
    </w:p>
    <w:p w14:paraId="7C9269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SetLife(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life)</w:t>
      </w:r>
    </w:p>
    <w:p w14:paraId="0D14B6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6D251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kollife = life;</w:t>
      </w:r>
    </w:p>
    <w:p w14:paraId="7F0B97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47066C9">
      <w:pPr>
        <w:spacing w:line="360" w:lineRule="auto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Катя Овчаренко">
    <w15:presenceInfo w15:providerId="None" w15:userId="Катя Овчаренко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172A27"/>
    <w:rsid w:val="0EA36B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99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spacing w:line="240" w:lineRule="auto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line="240" w:lineRule="auto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800080"/>
      <w:u w:val="single"/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Balloon Text"/>
    <w:link w:val="19"/>
    <w:semiHidden/>
    <w:unhideWhenUsed/>
    <w:qFormat/>
    <w:uiPriority w:val="99"/>
    <w:pPr>
      <w:spacing w:after="200" w:line="276" w:lineRule="auto"/>
    </w:pPr>
    <w:rPr>
      <w:rFonts w:ascii="Tahoma" w:hAnsi="Tahoma" w:eastAsia="Calibri" w:cs="Tahoma"/>
      <w:sz w:val="16"/>
      <w:szCs w:val="16"/>
      <w:lang w:val="ru"/>
    </w:rPr>
  </w:style>
  <w:style w:type="paragraph" w:styleId="14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paragraph" w:styleId="15">
    <w:name w:val="Normal (Web)"/>
    <w:semiHidden/>
    <w:unhideWhenUsed/>
    <w:qFormat/>
    <w:uiPriority w:val="99"/>
    <w:pPr>
      <w:spacing w:before="100" w:beforeAutospacing="1" w:after="100" w:afterAutospacing="1" w:line="276" w:lineRule="auto"/>
    </w:pPr>
    <w:rPr>
      <w:rFonts w:ascii="Calibri" w:hAnsi="Calibri" w:eastAsia="Times New Roman" w:cs="Calibri"/>
      <w:sz w:val="24"/>
      <w:szCs w:val="24"/>
      <w:lang w:val="ru"/>
    </w:rPr>
  </w:style>
  <w:style w:type="paragraph" w:styleId="16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7">
    <w:name w:val="HTML Preformatted"/>
    <w:link w:val="4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ru-RU"/>
    </w:rPr>
  </w:style>
  <w:style w:type="table" w:customStyle="1" w:styleId="1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9">
    <w:name w:val="Текст выноски Знак"/>
    <w:basedOn w:val="8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Заголовок 1 Знак"/>
    <w:basedOn w:val="8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1">
    <w:name w:val="Заголовок 2 Знак"/>
    <w:basedOn w:val="8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customStyle="1" w:styleId="22">
    <w:name w:val="msonormal"/>
    <w:qFormat/>
    <w:uiPriority w:val="0"/>
    <w:pPr>
      <w:spacing w:before="100" w:beforeAutospacing="1" w:after="100" w:afterAutospacing="1" w:line="276" w:lineRule="auto"/>
    </w:pPr>
    <w:rPr>
      <w:rFonts w:ascii="Calibri" w:hAnsi="Calibri" w:eastAsia="Times New Roman" w:cs="Calibri"/>
      <w:sz w:val="24"/>
      <w:szCs w:val="24"/>
      <w:lang w:val="ru"/>
    </w:rPr>
  </w:style>
  <w:style w:type="character" w:customStyle="1" w:styleId="23">
    <w:name w:val="author"/>
    <w:basedOn w:val="8"/>
    <w:qFormat/>
    <w:uiPriority w:val="0"/>
  </w:style>
  <w:style w:type="character" w:customStyle="1" w:styleId="24">
    <w:name w:val="screen-reader-text"/>
    <w:basedOn w:val="8"/>
    <w:qFormat/>
    <w:uiPriority w:val="0"/>
  </w:style>
  <w:style w:type="character" w:customStyle="1" w:styleId="25">
    <w:name w:val="crayon-t"/>
    <w:basedOn w:val="8"/>
    <w:qFormat/>
    <w:uiPriority w:val="0"/>
  </w:style>
  <w:style w:type="character" w:customStyle="1" w:styleId="26">
    <w:name w:val="crayon-h"/>
    <w:basedOn w:val="8"/>
    <w:qFormat/>
    <w:uiPriority w:val="0"/>
  </w:style>
  <w:style w:type="character" w:customStyle="1" w:styleId="27">
    <w:name w:val="crayon-v"/>
    <w:basedOn w:val="8"/>
    <w:qFormat/>
    <w:uiPriority w:val="0"/>
  </w:style>
  <w:style w:type="character" w:customStyle="1" w:styleId="28">
    <w:name w:val="crayon-sy"/>
    <w:basedOn w:val="8"/>
    <w:qFormat/>
    <w:uiPriority w:val="0"/>
  </w:style>
  <w:style w:type="character" w:customStyle="1" w:styleId="29">
    <w:name w:val="crayon-i"/>
    <w:basedOn w:val="8"/>
    <w:qFormat/>
    <w:uiPriority w:val="0"/>
  </w:style>
  <w:style w:type="character" w:customStyle="1" w:styleId="30">
    <w:name w:val="crayon-m"/>
    <w:basedOn w:val="8"/>
    <w:qFormat/>
    <w:uiPriority w:val="0"/>
  </w:style>
  <w:style w:type="character" w:customStyle="1" w:styleId="31">
    <w:name w:val="crayon-e"/>
    <w:basedOn w:val="8"/>
    <w:qFormat/>
    <w:uiPriority w:val="0"/>
  </w:style>
  <w:style w:type="character" w:customStyle="1" w:styleId="32">
    <w:name w:val="crayon-o"/>
    <w:basedOn w:val="8"/>
    <w:qFormat/>
    <w:uiPriority w:val="0"/>
  </w:style>
  <w:style w:type="character" w:customStyle="1" w:styleId="33">
    <w:name w:val="crayon-r"/>
    <w:basedOn w:val="8"/>
    <w:qFormat/>
    <w:uiPriority w:val="0"/>
  </w:style>
  <w:style w:type="character" w:customStyle="1" w:styleId="34">
    <w:name w:val="crayon-st"/>
    <w:basedOn w:val="8"/>
    <w:qFormat/>
    <w:uiPriority w:val="0"/>
  </w:style>
  <w:style w:type="character" w:customStyle="1" w:styleId="35">
    <w:name w:val="crayon-cn"/>
    <w:basedOn w:val="8"/>
    <w:qFormat/>
    <w:uiPriority w:val="0"/>
  </w:style>
  <w:style w:type="character" w:customStyle="1" w:styleId="36">
    <w:name w:val="crayon-s"/>
    <w:basedOn w:val="8"/>
    <w:qFormat/>
    <w:uiPriority w:val="0"/>
  </w:style>
  <w:style w:type="character" w:customStyle="1" w:styleId="37">
    <w:name w:val="crayon-c"/>
    <w:basedOn w:val="8"/>
    <w:qFormat/>
    <w:uiPriority w:val="0"/>
  </w:style>
  <w:style w:type="character" w:customStyle="1" w:styleId="38">
    <w:name w:val="term-icon"/>
    <w:basedOn w:val="8"/>
    <w:qFormat/>
    <w:uiPriority w:val="0"/>
  </w:style>
  <w:style w:type="character" w:customStyle="1" w:styleId="39">
    <w:name w:val="meta-nav"/>
    <w:basedOn w:val="8"/>
    <w:qFormat/>
    <w:uiPriority w:val="0"/>
  </w:style>
  <w:style w:type="character" w:customStyle="1" w:styleId="40">
    <w:name w:val="Стандартный HTML Знак"/>
    <w:basedOn w:val="8"/>
    <w:link w:val="17"/>
    <w:qFormat/>
    <w:uiPriority w:val="99"/>
    <w:rPr>
      <w:rFonts w:ascii="Courier New" w:hAnsi="Courier New" w:eastAsia="Times New Roman" w:cs="Courier New"/>
    </w:rPr>
  </w:style>
  <w:style w:type="paragraph" w:styleId="41">
    <w:name w:val="List Paragraph"/>
    <w:uiPriority w:val="99"/>
    <w:pPr>
      <w:spacing w:after="200" w:line="276" w:lineRule="auto"/>
      <w:ind w:left="720"/>
      <w:contextualSpacing/>
    </w:pPr>
    <w:rPr>
      <w:rFonts w:ascii="Calibri" w:hAnsi="Calibri" w:eastAsia="Calibri" w:cs="Calibri"/>
      <w:sz w:val="22"/>
      <w:szCs w:val="22"/>
      <w:lang w:val="e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NKaPU1yc+W7vlAldojSyzR+Gtw==">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100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2026-02-13T05:35:00Z</dcterms:created>
  <dc:creator>325Л-11</dc:creator>
  <cp:lastModifiedBy>user</cp:lastModifiedBy>
  <dcterms:modified xsi:type="dcterms:W3CDTF">2026-03-14T09:30:30Z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50E06A46B40C420DADEB83830772FC79_13</vt:lpwstr>
  </property>
</Properties>
</file>